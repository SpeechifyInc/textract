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v="urn:schemas-microsoft-com:v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xmlns:o="urn:schemas-microsoft-com:office:office">
  <w:body>
    <w:p>
      <w:pPr>
        <w:pStyle w:val="Heading1"/>
      </w:pPr>
      <w:r>
        <w:t xml:space="preserve">Title with</w:t>
      </w:r>
      <w:r>
        <w:t xml:space="preserve"> split</w:t>
      </w:r>
      <w:r>
        <w:t xml:space="preserve">Word</w:t>
      </w:r>
      <w:r>
        <w:t xml:space="preserve">s and &amp; entities &lt;x&gt;</w:t>
      </w:r>
    </w:p>
    <w:p>
      <w:r>
        <w:t xml:space="preserve">Before bookmark</w:t>
      </w:r>
      <w:bookmarkStart w:id="1" w:name="mark"/>
      <w:r>
        <w:t xml:space="preserve">inside</w:t>
      </w:r>
      <w:bookmarkEnd w:id="1"/>
      <w:bookmarkStart w:id="2" w:name="_GoBack"/>
      <w:r>
        <w:t xml:space="preserve">goback</w:t>
      </w:r>
    </w:p>
    <w:p>
      <w:r>
        <w:t xml:space="preserve">Link: </w:t>
      </w:r>
      <w:hyperlink r:id="rIdLink">
        <w:r>
          <w:t xml:space="preserve">click</w:t>
        </w:r>
        <w:r>
          <w:t xml:space="preserve">here</w:t>
        </w:r>
      </w:hyperlink>
      <w:r>
        <w:t xml:space="preserve">.after</w:t>
      </w:r>
    </w:p>
    <w:p>
      <w:r>
        <w:t xml:space="preserve">Field link </w:t>
      </w:r>
      <w:r>
        <w:fldChar w:fldCharType="begin"/>
      </w:r>
      <w:r>
        <w:instrText xml:space="preserve"> HYPERLINK "https://x.test" </w:instrText>
      </w:r>
      <w:r>
        <w:fldChar w:fldCharType="separate"/>
      </w:r>
      <w:r>
        <w:t xml:space="preserve">shown</w:t>
      </w:r>
      <w:r>
        <w:t xml:space="preserve">text</w:t>
      </w:r>
      <w:r>
        <w:fldChar w:fldCharType="end"/>
      </w:r>
      <w:r>
        <w:t xml:space="preserve">tail</w:t>
      </w:r>
    </w:p>
    <w:p>
      <w:r>
        <w:t xml:space="preserve">Page field </w:t>
      </w:r>
      <w:r>
        <w:fldChar w:fldCharType="begin"/>
      </w:r>
      <w:r>
        <w:instrText> PAGE </w:instrText>
      </w:r>
      <w:r>
        <w:fldChar w:fldCharType="separate"/>
      </w:r>
      <w:r>
        <w:t xml:space="preserve">7</w:t>
      </w:r>
      <w:r>
        <w:fldChar w:fldCharType="end"/>
      </w:r>
    </w:p>
    <w:p>
      <w:r>
        <w:t xml:space="preserve">Simple field </w:t>
      </w:r>
      <w:fldSimple w:instr=" DATE ">
        <w:r>
          <w:t>2026-09-28</w:t>
        </w:r>
      </w:fldSimple>
      <w:r>
        <w:t xml:space="preserve"> end</w:t>
      </w:r>
    </w:p>
    <w:p>
      <w:r>
        <w:t xml:space="preserve">Custom </w:t>
      </w:r>
      <w:customXml w:element="x">
        <w:r>
          <w:t>insideCustom</w:t>
        </w:r>
      </w:customXml>
      <w:r>
        <w:t xml:space="preserve"> after</w:t>
      </w:r>
    </w:p>
    <w:p>
      <w:r>
        <w:t xml:space="preserve">Tab</w:t>
      </w:r>
      <w:r>
        <w:tab/>
        <w:t>after tab</w:t>
        <w:br/>
        <w:t>after br</w:t>
        <w:br w:type="page"/>
        <w:t>after page</w:t>
        <w:noBreakHyphen/>
        <w:t>nb</w:t>
        <w:softHyphen/>
        <w:t>soft</w:t>
      </w:r>
    </w:p>
    <w:p>
      <w:r>
        <w:t xml:space="preserve">Symbol </w:t>
      </w:r>
      <w:r>
        <w:sym w:font="Wingdings" w:char="F0FC"/>
        <w:sym w:font="Symbol" w:char="F061"/>
      </w:r>
      <w:r>
        <w:t xml:space="preserve"> done</w:t>
      </w:r>
    </w:p>
    <w:p>
      <w:r>
        <w:t xml:space="preserve">Footnote here</w:t>
      </w:r>
      <w:r>
        <w:footnoteReference w:id="2"/>
      </w:r>
      <w:r>
        <w:t xml:space="preserve"> and endnote</w:t>
      </w:r>
      <w:r>
        <w:endnoteReference w:id="3"/>
      </w:r>
      <w:r>
        <w:t xml:space="preserve"> and again</w:t>
      </w:r>
      <w:r>
        <w:footnoteReference w:id="2"/>
      </w:r>
    </w:p>
    <w:p>
      <w:r>
        <w:t xml:space="preserve">Kept </w:t>
      </w:r>
      <w:ins w:id="5" w:author="a">
        <w:r>
          <w:t>inserted</w:t>
        </w:r>
      </w:ins>
      <w:del w:id="6" w:author="a">
        <w:r>
          <w:delText>deleted</w:delText>
        </w:r>
      </w:del>
      <w:r>
        <w:t xml:space="preserve"> end</w:t>
      </w:r>
      <w:moveFrom>
        <w:r>
          <w:t>movedFrom</w:t>
        </w:r>
      </w:moveFrom>
      <w:moveTo>
        <w:r>
          <w:t>movedTo</w:t>
        </w:r>
      </w:moveTo>
    </w:p>
    <w:p>
      <w:pPr>
        <w:rPr>
          <w:del w:id="7" w:author="a"/>
        </w:rPr>
      </w:pPr>
      <w:r>
        <w:t xml:space="preserve">Deleted mark para</w:t>
      </w:r>
    </w:p>
    <w:p>
      <w:r>
        <w:t xml:space="preserve">joins this one</w:t>
      </w:r>
    </w:p>
    <w:p>
      <w:r>
        <w:t xml:space="preserve">Comment </w:t>
      </w:r>
      <w:commentRangeStart w:id="0"/>
      <w:r>
        <w:t xml:space="preserve">commented</w:t>
      </w:r>
      <w:commentRangeEnd w:id="0"/>
      <w:r>
        <w:commentReference w:id="0"/>
      </w:r>
    </w:p>
    <w:p>
      <w:r>
        <w:t xml:space="preserve">Checkbox: </w:t>
      </w:r>
      <w:sdt>
        <w:sdtPr>
          <w14:checkbox>
            <w14:checked w14:val="1"/>
          </w14:checkbox>
        </w:sdtPr>
        <w:sdtContent>
          <w:r>
            <w:t>X</w:t>
          </w:r>
        </w:sdtContent>
      </w:sdt>
      <w:r>
        <w:t xml:space="preserve"> label</w:t>
      </w:r>
    </w:p>
    <w:sdt>
      <w:sdtPr>
        <w:docPartObj/>
      </w:sdtPr>
      <w:sdtContent>
        <w:p>
          <w:r>
            <w:t xml:space="preserve">Block sdt text</w:t>
          </w:r>
        </w:p>
      </w:sdtContent>
    </w:sdt>
    <w:p>
      <w:r>
        <w:t xml:space="preserve">Smart </w:t>
      </w:r>
      <w:smartTag w:element="place">
        <w:r>
          <w:t>Paris</w:t>
        </w:r>
      </w:smartTag>
    </w:p>
    <w:p>
      <w:r>
        <w:t xml:space="preserve">Box follows</w:t>
      </w:r>
      <w:r>
        <mc:AlternateContent>
          <mc:Choice Requires="wps">
            <w:drawing>
              <wp:anchor>
                <wp:docPr id="9" name="tb"/>
                <a:graphic>
                  <a:graphicData>
                    <wps:wsp>
                      <wps:txbx>
                        <w:txbxContent>
                          <w:p>
                            <w:r>
                              <w:t xml:space="preserve">CHOICE box text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FALLBACK box text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same paragraph</w:t>
      </w:r>
    </w:p>
    <w:p>
      <w:r>
        <w:t xml:space="preserve">Image </w:t>
      </w:r>
      <w:r>
        <w:drawing>
          <wp:inline>
            <wp:docPr id="10" name="img" descr="a red apple"/>
            <a:graphic>
              <a:graphicData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  <w:r>
        <w:t xml:space="preserve"> after image</w:t>
      </w:r>
    </w:p>
    <w:p>
      <w:r>
        <w:t xml:space="preserve">Vml image </w:t>
      </w:r>
      <w:r>
        <w:pict>
          <v:shape>
            <v:imagedata r:id="rIdImg" o:title="vml title"/>
          </v:shape>
        </w:pict>
      </w:r>
    </w:p>
    <w:tbl>
      <w:tblPr/>
      <w:tblGrid/>
      <w:tr>
        <w:trPr>
          <w:tblHeader/>
        </w:trPr>
        <w:tc>
          <w:p>
            <w:r>
              <w:t xml:space="preserve">H1</w:t>
            </w:r>
          </w:p>
        </w:tc>
        <w:tc>
          <w:p>
            <w:r>
              <w:t xml:space="preserve">H2</w:t>
            </w:r>
          </w:p>
        </w:tc>
      </w:tr>
      <w:tr>
        <w:tc>
          <w:tcPr/>
          <w:p>
            <w:r>
              <w:t xml:space="preserve">A1</w:t>
            </w:r>
          </w:p>
          <w:p>
            <w:r>
              <w:t xml:space="preserve">A1 second</w:t>
            </w:r>
          </w:p>
        </w:tc>
        <w:tc>
          <w:p/>
        </w:tc>
      </w:tr>
      <w:tr>
        <w:trPr>
          <w:del w:id="8" w:author="a"/>
        </w:trPr>
        <w:tc>
          <w:p>
            <w:r>
              <w:t xml:space="preserve">DeletedRow</w:t>
            </w:r>
          </w:p>
        </w:tc>
        <w:tc>
          <w:p>
            <w:r>
              <w:t xml:space="preserve">X</w:t>
            </w:r>
          </w:p>
        </w:tc>
      </w:tr>
      <w:tr>
        <w:tc>
          <w:tbl>
            <w:tr>
              <w:tc>
                <w:p>
                  <w:r>
                    <w:t xml:space="preserve">Nested</w:t>
                  </w:r>
                </w:p>
              </w:tc>
              <w:tc>
                <w:p>
                  <w:r>
                    <w:t xml:space="preserve">Cell</w:t>
                  </w:r>
                </w:p>
              </w:tc>
            </w:tr>
          </w:tbl>
          <w:p/>
        </w:tc>
        <w:tc>
          <w:p>
            <w:r>
              <w:t xml:space="preserve">B2</w:t>
            </w:r>
          </w:p>
        </w:tc>
      </w:tr>
    </w:tbl>
    <w:p/>
    <w:p>
      <w:r>
        <w:t xml:space="preserve">   </w:t>
      </w:r>
    </w:p>
    <w:p>
      <w:r>
        <w:t xml:space="preserve">Last paragraph.</w:t>
      </w:r>
    </w:p>
    <w:sectPr>
      <w:headerReference w:type="default" r:id="rIdHdr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v="urn:schemas-microsoft-com:v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xmlns:o="urn:schemas-microsoft-com:office:office">
  <w:endnote w:type="continuationSeparator" w:id="0">
    <w:p>
      <w:r>
        <w:continuationSeparator/>
      </w:r>
    </w:p>
  </w:endnote>
  <w:endnote w:id="3">
    <w:p>
      <w:r>
        <w:endnoteRef/>
      </w:r>
      <w:r>
        <w:t xml:space="preserve"> Endnote text.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v="urn:schemas-microsoft-com:v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xmlns:o="urn:schemas-microsoft-com:office:office">
  <w:footnote w:type="separator" w:id="-1">
    <w:p>
      <w:r>
        <w:separator/>
      </w:r>
    </w:p>
  </w:footnote>
  <w:footnote w:id="2">
    <w:p>
      <w:r>
        <w:footnoteRef/>
      </w:r>
      <w:r>
        <w:t xml:space="preserve"> The footnote body.</w:t>
      </w:r>
    </w:p>
    <w:p>
      <w:r>
        <w:t xml:space="preserve">Second note paragraph.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v="urn:schemas-microsoft-com:v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xmlns:o="urn:schemas-microsoft-com:office:office">
  <w:p>
    <w:r>
      <w:t xml:space="preserve">HEADER TEXT</w:t>
    </w:r>
  </w:p>
</w:hdr>
</file>

<file path=word/_rels/document.xml.rels><?xml version="1.0" encoding="UTF-8"?><Relationships xmlns="http://schemas.openxmlformats.org/package/2006/relationships"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Link" Type="http://schemas.openxmlformats.org/officeDocument/2006/relationships/hyperlink" Target="https://example.test" TargetMode="External"/><Relationship Id="rIdImg" Type="http://schemas.openxmlformats.org/officeDocument/2006/relationships/image" Target="media/i.png"/><Relationship Id="rIdHdr" Type="http://schemas.openxmlformats.org/officeDocument/2006/relationships/header" Target="header1.xml"/></Relationships>
</file>